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color w:val="000000"/>
        </w:rPr>
      </w:pPr>
      <w:commentRangeStart w:id="0"/>
      <w:commentRangeStart w:id="1"/>
      <w:r w:rsidDel="00000000" w:rsidR="00000000" w:rsidRPr="00000000">
        <w:rPr>
          <w:color w:val="000000"/>
          <w:rtl w:val="0"/>
        </w:rPr>
        <w:t xml:space="preserve">Student Housing &amp; Roommate Finder</w:t>
      </w:r>
      <w:commentRangeEnd w:id="0"/>
      <w:r w:rsidDel="00000000" w:rsidR="00000000" w:rsidRPr="00000000">
        <w:commentReference w:id="0"/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Requirement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Functional Requirements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Landlords can post property listings with </w:t>
      </w:r>
      <w:ins w:author="Mirza Azwad Wakil" w:id="0" w:date="2026-07-01T11:56:31Z">
        <w:r w:rsidDel="00000000" w:rsidR="00000000" w:rsidRPr="00000000">
          <w:rPr>
            <w:highlight w:val="green"/>
            <w:rtl w:val="0"/>
            <w:rPrChange w:author="Mirza Azwad Wakil" w:id="1" w:date="2026-07-01T11:56:31Z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highlight w:val="green"/>
                <w:u w:val="none"/>
                <w:vertAlign w:val="baseline"/>
              </w:rPr>
            </w:rPrChange>
          </w:rPr>
          <w:t xml:space="preserve">rich</w:t>
        </w:r>
      </w:ins>
      <w:del w:author="Mirza Azwad Wakil" w:id="0" w:date="2026-07-01T11:56:31Z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highlight w:val="green"/>
            <w:u w:val="none"/>
            <w:vertAlign w:val="baseline"/>
            <w:rtl w:val="0"/>
          </w:rPr>
          <w:delText xml:space="preserve">rich</w:delText>
        </w:r>
      </w:del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 media, including photos, video tours, floor plans, and 360° walkthroughs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Users can filter housing listings by rent range, distance from campus, furnished/unfurnished status, utilities included, gender preference, and lease duration.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Users can browse listings on an interactive map view showing distance to campus gates, bus stops, and nearby amenities.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Users can bookmark properties to a saved listings watchlist and receive notifications when rent drops or availability changes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Landlords can mark move-in dates on an availability calendar, and students can filter listings by their required move-in timeframe.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complete a lifestyle compatibility quiz covering sleep schedule, cleanliness, noise tolerance, guests, smoking, and study habits to generate a compatibility score with potential roommates.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build a public roommate profile listing their budget, preferred area, course, and personality tags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browse a smart match feed of compatible roommates sorted by match percentage rather than location alone.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send and accept roommate requests before committing to a property together.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Groups of 2–4 students can form a roommate group and search for a flat together as a single unit.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Landlords can upload ownership documents and receive a verification badge once approved by an admin.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commentRangeStart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Landlords can manage all their listings, tenant contacts, and vacancies from a single multi-property dashboard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(w</w:t>
      </w:r>
      <w:r w:rsidDel="00000000" w:rsidR="00000000" w:rsidRPr="00000000">
        <w:rPr>
          <w:rtl w:val="0"/>
        </w:rPr>
        <w:t xml:space="preserve">ill have graph,bar charts)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and landlords can communicate directly through in-app messaging without sharing personal phone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commentRangeStart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flag scam listings, misleading photos, or unsafe conditions for admin review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highlight w:val="green"/>
          <w:rtl w:val="0"/>
        </w:rPr>
        <w:t xml:space="preserve"> and will have automated fraud detection.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The system calculates each roommate's fair share of rent based on room size and amenities.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Roommates can log shared bills, such as electricity, internet, and groceries, and track who owes what.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can set their rent due date and receive recurring payment reminders before it hits.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Landlords can upload digital lease agreements, and students can read, annotate, and digitally sign them within the platform.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Students and landlords can jointly complete a move-in condition report with photos to avoid deposit disputes.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>
          <w:highlight w:val="green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highlight w:val="green"/>
          <w:u w:val="none"/>
          <w:vertAlign w:val="baseline"/>
          <w:rtl w:val="0"/>
        </w:rPr>
        <w:t xml:space="preserve">The system displays a neighborhood insights dashboard with average rent trends, safety ratings, nearby amenities, and student population density for each listing area.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before="36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Modules</w:t>
      </w:r>
    </w:p>
    <w:p w:rsidR="00000000" w:rsidDel="00000000" w:rsidP="00000000" w:rsidRDefault="00000000" w:rsidRPr="00000000" w14:paraId="0000001A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1: Housing Discovery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post property listings with rich media, including photos, video tours, floor plans, and 360° walkthroughs.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filter housing listings by rent range, distance from campus, furnished/unfurnished status, utilities included, gender preference, and lease duration.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browse listings on an interactive map view showing distance to campus gates, bus stops, and nearby amenities.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bookmark properties to a saved listings watchlist and receive notifications when rent drops or availability changes.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mark move-in dates on an availability calendar, and students can filter listings by their required move-in timeframe.</w:t>
      </w:r>
    </w:p>
    <w:p w:rsidR="00000000" w:rsidDel="00000000" w:rsidP="00000000" w:rsidRDefault="00000000" w:rsidRPr="00000000" w14:paraId="00000020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2: Roommate Matching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complete a lifestyle compatibility quiz covering sleep schedule, cleanliness, noise tolerance, guests, smoking, and study habits to generate a compatibility score with potential roommates.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build a public roommate profile listing their budget, preferred area, course, and personality tags.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browse a smart match feed of compatible roommates sorted by match percentage rather than location alone.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send and accept roommate requests before committing to a property together.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Groups of 2–4 students can form a roommate group and search for a flat together as a single unit.</w:t>
      </w:r>
    </w:p>
    <w:p w:rsidR="00000000" w:rsidDel="00000000" w:rsidP="00000000" w:rsidRDefault="00000000" w:rsidRPr="00000000" w14:paraId="00000026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3: Landlord &amp; Property Management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upload ownership documents and receive a verification badge once approved by an admin.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manage all their listings, tenant contacts, and vacancies from a single multi-property dashboard.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request property viewings, and landlords can approve time slots through a shared scheduling calendar.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review student applications and approve or reject them with notes through a tenant application manager.</w:t>
      </w:r>
    </w:p>
    <w:p w:rsidR="00000000" w:rsidDel="00000000" w:rsidP="00000000" w:rsidRDefault="00000000" w:rsidRPr="00000000" w14:paraId="0000002B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4: Communication &amp; Safety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and landlords can communicate directly through in-app messaging without sharing personal phone numbers.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verify their identity via university email to unlock a verified student badge and full platform access.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rate landlords on responsiveness, accuracy, and fairness after their stay.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flag scam listings, misleading photos, or unsafe conditions for admin review.</w:t>
      </w:r>
    </w:p>
    <w:p w:rsidR="00000000" w:rsidDel="00000000" w:rsidP="00000000" w:rsidRDefault="00000000" w:rsidRPr="00000000" w14:paraId="00000030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5: Financial Tools, Legal Documentation &amp; Insights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calculates each roommate's fair share of rent based on room size and amenities.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Roommates can log shared bills, such as electricity, internet, and groceries, and track who owes what.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righ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set their rent due date and receive recurring payment reminders before it hits.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Users can record the security deposit paid, terms, and expected return date, with landlord acknowledgment.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Landlords can upload digital lease agreements, and students can read, annotate, and digitally sign them within the platform.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and landlords can jointly complete a move-in condition report with photos to avoid deposit disputes.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system displays a neighborhood insights dashboard with average rent trends, safety ratings, nearby amenities, and student population density for each listing area.</w:t>
      </w:r>
    </w:p>
    <w:p w:rsidR="00000000" w:rsidDel="00000000" w:rsidP="00000000" w:rsidRDefault="00000000" w:rsidRPr="00000000" w14:paraId="00000038">
      <w:pPr>
        <w:pStyle w:val="Heading3"/>
        <w:spacing w:after="80" w:before="240" w:lineRule="auto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Module 6: Move-In Support Services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subscribe to local catering or mess meal plans for daily meals when they do not yet have kitchen access in their new place.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request utility connection assistance for gas, electricity, water, and WiFi setup when moving into a new rental.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Students can book on-call repair and maintenance services, such as electricians, plumbers, and AC technicians, for issues in their rented accommodation.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Mirza Azwad Wakil" w:id="3" w:date="2026-07-01T12:44:31Z"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also add automated fraud detection</w:t>
      </w:r>
    </w:p>
  </w:comment>
  <w:comment w:author="Mirza Azwad Wakil" w:id="2" w:date="2026-07-01T12:42:07Z"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sure to add graphs , bar charts etc to make it look premium</w:t>
      </w:r>
    </w:p>
  </w:comment>
  <w:comment w:author="Mirza Azwad Wakil" w:id="0" w:date="2026-07-01T11:57:01Z"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 me edit access</w:t>
      </w:r>
    </w:p>
  </w:comment>
  <w:comment w:author="BRINTO DAS" w:id="1" w:date="2026-07-01T12:08:13Z"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given, sir.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1f3864" w:space="4" w:sz="6" w:val="single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